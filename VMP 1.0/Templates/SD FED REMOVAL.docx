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9D7" w:rsidRPr="004779D7" w:rsidRDefault="00C2375E" w:rsidP="00D938CE">
      <w:pPr>
        <w:rPr>
          <w:sz w:val="24"/>
          <w:szCs w:val="24"/>
        </w:rPr>
      </w:pPr>
      <w:r>
        <w:rPr>
          <w:sz w:val="24"/>
          <w:szCs w:val="24"/>
        </w:rPr>
        <w:t>&lt;</w:t>
      </w:r>
      <w:r w:rsidR="004779D7" w:rsidRPr="004779D7">
        <w:rPr>
          <w:sz w:val="24"/>
          <w:szCs w:val="24"/>
        </w:rPr>
        <w:t>Date</w:t>
      </w:r>
      <w:r>
        <w:rPr>
          <w:sz w:val="24"/>
          <w:szCs w:val="24"/>
        </w:rPr>
        <w:t>&gt;</w:t>
      </w:r>
    </w:p>
    <w:p w:rsidR="004779D7" w:rsidRPr="004779D7" w:rsidRDefault="00C2375E" w:rsidP="00D938CE">
      <w:pPr>
        <w:pStyle w:val="NoSpacing"/>
        <w:rPr>
          <w:sz w:val="24"/>
          <w:szCs w:val="24"/>
        </w:rPr>
      </w:pPr>
      <w:r>
        <w:rPr>
          <w:sz w:val="24"/>
          <w:szCs w:val="24"/>
        </w:rPr>
        <w:t>&lt;</w:t>
      </w:r>
      <w:r w:rsidR="004779D7" w:rsidRPr="004779D7">
        <w:rPr>
          <w:sz w:val="24"/>
          <w:szCs w:val="24"/>
        </w:rPr>
        <w:t>Mr/Ms</w:t>
      </w:r>
      <w:r>
        <w:rPr>
          <w:sz w:val="24"/>
          <w:szCs w:val="24"/>
        </w:rPr>
        <w:t>&gt;</w:t>
      </w:r>
      <w:r w:rsidR="00C66CB3">
        <w:rPr>
          <w:sz w:val="24"/>
          <w:szCs w:val="24"/>
        </w:rPr>
        <w:t>.</w:t>
      </w:r>
      <w:r w:rsidR="00E15297">
        <w:rPr>
          <w:sz w:val="24"/>
          <w:szCs w:val="24"/>
        </w:rPr>
        <w:t xml:space="preserve"> </w:t>
      </w:r>
      <w:r>
        <w:rPr>
          <w:sz w:val="24"/>
          <w:szCs w:val="24"/>
        </w:rPr>
        <w:t>&lt;</w:t>
      </w:r>
      <w:r w:rsidR="00E15297">
        <w:rPr>
          <w:sz w:val="24"/>
          <w:szCs w:val="24"/>
        </w:rPr>
        <w:t>OwnerFirstName</w:t>
      </w:r>
      <w:r>
        <w:rPr>
          <w:sz w:val="24"/>
          <w:szCs w:val="24"/>
        </w:rPr>
        <w:t>&gt;</w:t>
      </w:r>
      <w:r w:rsidR="00E15297">
        <w:rPr>
          <w:sz w:val="24"/>
          <w:szCs w:val="24"/>
        </w:rPr>
        <w:t xml:space="preserve"> </w:t>
      </w:r>
      <w:r>
        <w:rPr>
          <w:sz w:val="24"/>
          <w:szCs w:val="24"/>
        </w:rPr>
        <w:t>&lt;</w:t>
      </w:r>
      <w:r w:rsidR="00E15297">
        <w:rPr>
          <w:sz w:val="24"/>
          <w:szCs w:val="24"/>
        </w:rPr>
        <w:t>OwnerLast</w:t>
      </w:r>
      <w:r w:rsidR="004779D7" w:rsidRPr="004779D7">
        <w:rPr>
          <w:sz w:val="24"/>
          <w:szCs w:val="24"/>
        </w:rPr>
        <w:t>Name</w:t>
      </w:r>
      <w:r>
        <w:rPr>
          <w:sz w:val="24"/>
          <w:szCs w:val="24"/>
        </w:rPr>
        <w:t>&gt;</w:t>
      </w:r>
    </w:p>
    <w:p w:rsidR="004779D7" w:rsidRPr="004779D7" w:rsidRDefault="00C2375E" w:rsidP="00D938CE">
      <w:pPr>
        <w:pStyle w:val="NoSpacing"/>
        <w:rPr>
          <w:sz w:val="24"/>
          <w:szCs w:val="24"/>
        </w:rPr>
      </w:pPr>
      <w:r>
        <w:rPr>
          <w:sz w:val="24"/>
          <w:szCs w:val="24"/>
        </w:rPr>
        <w:t>&lt;</w:t>
      </w:r>
      <w:r w:rsidR="00E15297">
        <w:rPr>
          <w:sz w:val="24"/>
          <w:szCs w:val="24"/>
        </w:rPr>
        <w:t>Company</w:t>
      </w:r>
      <w:r w:rsidR="004779D7" w:rsidRPr="004779D7">
        <w:rPr>
          <w:sz w:val="24"/>
          <w:szCs w:val="24"/>
        </w:rPr>
        <w:t>Name</w:t>
      </w:r>
      <w:r>
        <w:rPr>
          <w:sz w:val="24"/>
          <w:szCs w:val="24"/>
        </w:rPr>
        <w:t>&gt;</w:t>
      </w:r>
    </w:p>
    <w:p w:rsidR="004779D7" w:rsidRPr="004779D7" w:rsidRDefault="00C2375E" w:rsidP="00D938CE">
      <w:pPr>
        <w:pStyle w:val="NoSpacing"/>
        <w:rPr>
          <w:sz w:val="24"/>
          <w:szCs w:val="24"/>
        </w:rPr>
      </w:pPr>
      <w:r>
        <w:rPr>
          <w:sz w:val="24"/>
          <w:szCs w:val="24"/>
        </w:rPr>
        <w:t>&lt;</w:t>
      </w:r>
      <w:r w:rsidR="00E15297">
        <w:rPr>
          <w:sz w:val="24"/>
          <w:szCs w:val="24"/>
        </w:rPr>
        <w:t>Street</w:t>
      </w:r>
      <w:r w:rsidR="004779D7" w:rsidRPr="004779D7">
        <w:rPr>
          <w:sz w:val="24"/>
          <w:szCs w:val="24"/>
        </w:rPr>
        <w:t>Address</w:t>
      </w:r>
      <w:r>
        <w:rPr>
          <w:sz w:val="24"/>
          <w:szCs w:val="24"/>
        </w:rPr>
        <w:t>&gt;</w:t>
      </w:r>
    </w:p>
    <w:p w:rsidR="004779D7" w:rsidRPr="004779D7" w:rsidRDefault="00C2375E" w:rsidP="00D938CE">
      <w:pPr>
        <w:pStyle w:val="NoSpacing"/>
        <w:rPr>
          <w:sz w:val="24"/>
          <w:szCs w:val="24"/>
        </w:rPr>
      </w:pPr>
      <w:r>
        <w:rPr>
          <w:sz w:val="24"/>
          <w:szCs w:val="24"/>
        </w:rPr>
        <w:t>&lt;</w:t>
      </w:r>
      <w:r w:rsidR="00E15297">
        <w:rPr>
          <w:sz w:val="24"/>
          <w:szCs w:val="24"/>
        </w:rPr>
        <w:t>City</w:t>
      </w:r>
      <w:r>
        <w:rPr>
          <w:sz w:val="24"/>
          <w:szCs w:val="24"/>
        </w:rPr>
        <w:t>&gt;</w:t>
      </w:r>
      <w:r w:rsidR="00E15297">
        <w:rPr>
          <w:sz w:val="24"/>
          <w:szCs w:val="24"/>
        </w:rPr>
        <w:t xml:space="preserve">, </w:t>
      </w:r>
      <w:r>
        <w:rPr>
          <w:sz w:val="24"/>
          <w:szCs w:val="24"/>
        </w:rPr>
        <w:t>&lt;</w:t>
      </w:r>
      <w:r w:rsidR="00E15297">
        <w:rPr>
          <w:sz w:val="24"/>
          <w:szCs w:val="24"/>
        </w:rPr>
        <w:t>State</w:t>
      </w:r>
      <w:r>
        <w:rPr>
          <w:sz w:val="24"/>
          <w:szCs w:val="24"/>
        </w:rPr>
        <w:t>&gt;</w:t>
      </w:r>
      <w:r w:rsidR="00E15297">
        <w:rPr>
          <w:sz w:val="24"/>
          <w:szCs w:val="24"/>
        </w:rPr>
        <w:t xml:space="preserve"> </w:t>
      </w:r>
      <w:r>
        <w:rPr>
          <w:sz w:val="24"/>
          <w:szCs w:val="24"/>
        </w:rPr>
        <w:t>&lt;</w:t>
      </w:r>
      <w:r w:rsidR="00E15297">
        <w:rPr>
          <w:sz w:val="24"/>
          <w:szCs w:val="24"/>
        </w:rPr>
        <w:t>Zip</w:t>
      </w:r>
      <w:r w:rsidR="004779D7" w:rsidRPr="004779D7">
        <w:rPr>
          <w:sz w:val="24"/>
          <w:szCs w:val="24"/>
        </w:rPr>
        <w:t>Code</w:t>
      </w:r>
      <w:r>
        <w:rPr>
          <w:sz w:val="24"/>
          <w:szCs w:val="24"/>
        </w:rPr>
        <w:t>&gt;</w:t>
      </w:r>
    </w:p>
    <w:p w:rsidR="004779D7" w:rsidRPr="004779D7" w:rsidRDefault="004779D7" w:rsidP="00D938CE">
      <w:pPr>
        <w:rPr>
          <w:sz w:val="24"/>
          <w:szCs w:val="24"/>
        </w:rPr>
      </w:pPr>
    </w:p>
    <w:p w:rsidR="004779D7" w:rsidRPr="004779D7" w:rsidRDefault="004779D7" w:rsidP="00D938CE">
      <w:pPr>
        <w:rPr>
          <w:sz w:val="24"/>
          <w:szCs w:val="24"/>
        </w:rPr>
      </w:pPr>
      <w:r w:rsidRPr="004779D7">
        <w:rPr>
          <w:sz w:val="24"/>
          <w:szCs w:val="24"/>
        </w:rPr>
        <w:t xml:space="preserve">Dear </w:t>
      </w:r>
      <w:r w:rsidR="00C2375E">
        <w:rPr>
          <w:sz w:val="24"/>
          <w:szCs w:val="24"/>
        </w:rPr>
        <w:t>&lt;</w:t>
      </w:r>
      <w:r w:rsidRPr="004779D7">
        <w:rPr>
          <w:sz w:val="24"/>
          <w:szCs w:val="24"/>
        </w:rPr>
        <w:t>Mr/Ms</w:t>
      </w:r>
      <w:r w:rsidR="00C2375E">
        <w:rPr>
          <w:sz w:val="24"/>
          <w:szCs w:val="24"/>
        </w:rPr>
        <w:t>&gt;</w:t>
      </w:r>
      <w:r w:rsidR="00C66CB3">
        <w:rPr>
          <w:sz w:val="24"/>
          <w:szCs w:val="24"/>
        </w:rPr>
        <w:t xml:space="preserve">. </w:t>
      </w:r>
      <w:r w:rsidR="00C2375E">
        <w:rPr>
          <w:sz w:val="24"/>
          <w:szCs w:val="24"/>
        </w:rPr>
        <w:t>&lt;</w:t>
      </w:r>
      <w:r w:rsidR="00E15297">
        <w:rPr>
          <w:sz w:val="24"/>
          <w:szCs w:val="24"/>
        </w:rPr>
        <w:t>OwnerLast</w:t>
      </w:r>
      <w:r w:rsidRPr="004779D7">
        <w:rPr>
          <w:sz w:val="24"/>
          <w:szCs w:val="24"/>
        </w:rPr>
        <w:t>Name</w:t>
      </w:r>
      <w:r w:rsidR="00C2375E">
        <w:rPr>
          <w:sz w:val="24"/>
          <w:szCs w:val="24"/>
        </w:rPr>
        <w:t>&gt;</w:t>
      </w:r>
      <w:r w:rsidRPr="004779D7">
        <w:rPr>
          <w:sz w:val="24"/>
          <w:szCs w:val="24"/>
        </w:rPr>
        <w:t>:</w:t>
      </w:r>
    </w:p>
    <w:p w:rsidR="004779D7" w:rsidRPr="004779D7" w:rsidRDefault="004779D7" w:rsidP="00D938CE">
      <w:pPr>
        <w:rPr>
          <w:sz w:val="24"/>
          <w:szCs w:val="24"/>
        </w:rPr>
      </w:pPr>
      <w:r w:rsidRPr="004779D7">
        <w:rPr>
          <w:sz w:val="24"/>
          <w:szCs w:val="24"/>
        </w:rPr>
        <w:t>Your business was certified for participation in the Small Business Procurement Progra</w:t>
      </w:r>
      <w:r w:rsidR="00E15297">
        <w:rPr>
          <w:sz w:val="24"/>
          <w:szCs w:val="24"/>
        </w:rPr>
        <w:t xml:space="preserve">m (“Program”) on </w:t>
      </w:r>
      <w:r w:rsidR="00C2375E">
        <w:rPr>
          <w:sz w:val="24"/>
          <w:szCs w:val="24"/>
        </w:rPr>
        <w:t>&lt;</w:t>
      </w:r>
      <w:r w:rsidR="00E15297">
        <w:rPr>
          <w:sz w:val="24"/>
          <w:szCs w:val="24"/>
        </w:rPr>
        <w:t>Certification</w:t>
      </w:r>
      <w:r w:rsidRPr="004779D7">
        <w:rPr>
          <w:sz w:val="24"/>
          <w:szCs w:val="24"/>
        </w:rPr>
        <w:t>Date</w:t>
      </w:r>
      <w:r w:rsidR="00C2375E">
        <w:rPr>
          <w:sz w:val="24"/>
          <w:szCs w:val="24"/>
        </w:rPr>
        <w:t>&gt;</w:t>
      </w:r>
      <w:r w:rsidRPr="004779D7">
        <w:rPr>
          <w:sz w:val="24"/>
          <w:szCs w:val="24"/>
        </w:rPr>
        <w:t xml:space="preserve"> based upon its status as a federally-verified </w:t>
      </w:r>
      <w:r w:rsidR="0059672A">
        <w:rPr>
          <w:sz w:val="24"/>
          <w:szCs w:val="24"/>
        </w:rPr>
        <w:t xml:space="preserve">service-disabled </w:t>
      </w:r>
      <w:r w:rsidRPr="004779D7">
        <w:rPr>
          <w:sz w:val="24"/>
          <w:szCs w:val="24"/>
        </w:rPr>
        <w:t xml:space="preserve">veteran-owned small business. That verification was valid until </w:t>
      </w:r>
      <w:r w:rsidR="00C2375E">
        <w:rPr>
          <w:sz w:val="24"/>
          <w:szCs w:val="24"/>
        </w:rPr>
        <w:t>&lt;</w:t>
      </w:r>
      <w:r w:rsidRPr="004779D7">
        <w:rPr>
          <w:sz w:val="24"/>
          <w:szCs w:val="24"/>
        </w:rPr>
        <w:t>Cert</w:t>
      </w:r>
      <w:r w:rsidR="00E15297">
        <w:rPr>
          <w:sz w:val="24"/>
          <w:szCs w:val="24"/>
        </w:rPr>
        <w:t>ificationExpiration</w:t>
      </w:r>
      <w:r w:rsidRPr="004779D7">
        <w:rPr>
          <w:sz w:val="24"/>
          <w:szCs w:val="24"/>
        </w:rPr>
        <w:t>Date</w:t>
      </w:r>
      <w:r w:rsidR="00C2375E">
        <w:rPr>
          <w:sz w:val="24"/>
          <w:szCs w:val="24"/>
        </w:rPr>
        <w:t>&gt;</w:t>
      </w:r>
      <w:r w:rsidRPr="004779D7">
        <w:rPr>
          <w:sz w:val="24"/>
          <w:szCs w:val="24"/>
        </w:rPr>
        <w:t xml:space="preserve">.  Therefore, you are hereby notified that your company is being removed and disqualified from further </w:t>
      </w:r>
      <w:r w:rsidR="00D938CE">
        <w:rPr>
          <w:sz w:val="24"/>
          <w:szCs w:val="24"/>
        </w:rPr>
        <w:t>participation</w:t>
      </w:r>
      <w:r w:rsidR="00D938CE" w:rsidRPr="004779D7">
        <w:rPr>
          <w:sz w:val="24"/>
          <w:szCs w:val="24"/>
        </w:rPr>
        <w:t xml:space="preserve"> </w:t>
      </w:r>
      <w:r w:rsidRPr="004779D7">
        <w:rPr>
          <w:sz w:val="24"/>
          <w:szCs w:val="24"/>
        </w:rPr>
        <w:t>under the provisions of the Program. This removal is effective upon receipt of this letter.</w:t>
      </w:r>
    </w:p>
    <w:p w:rsidR="004779D7" w:rsidRPr="004779D7" w:rsidRDefault="004779D7" w:rsidP="00D938CE">
      <w:pPr>
        <w:rPr>
          <w:sz w:val="24"/>
          <w:szCs w:val="24"/>
        </w:rPr>
      </w:pPr>
      <w:r w:rsidRPr="004779D7">
        <w:rPr>
          <w:sz w:val="24"/>
          <w:szCs w:val="24"/>
        </w:rPr>
        <w:t xml:space="preserve">Minnesota Statutes, section 16C.19, paragraph (d) states that a business may be certified for participation in the Program as a veteran-owned small business if it has been verified by the United States Department of Veteran Affairs as being either a veteran-owned small business or a service-disabled veteran-owned small business, or the veteran-owned small business supplies the commissioner of administration with proof that the small business is majority-owned and operated by a veteran or a veteran with a  service-connected disability, as defined by the United States Department of Veteran Affairs. </w:t>
      </w:r>
    </w:p>
    <w:p w:rsidR="004779D7" w:rsidRPr="004779D7" w:rsidRDefault="004779D7" w:rsidP="00D938CE">
      <w:pPr>
        <w:rPr>
          <w:sz w:val="24"/>
          <w:szCs w:val="24"/>
        </w:rPr>
      </w:pPr>
      <w:r w:rsidRPr="004779D7">
        <w:rPr>
          <w:sz w:val="24"/>
          <w:szCs w:val="24"/>
        </w:rPr>
        <w:t xml:space="preserve">If you wish to continue participating in the Program, please submit proof that you are currently verified as a veteran-owned or service-disabled veteran-owned small business by the United States Department of Veteran Affairs within fifteen (15) days and your certification will be re-evaluated. </w:t>
      </w:r>
    </w:p>
    <w:p w:rsidR="00417573" w:rsidRDefault="004779D7" w:rsidP="00EA7C4B">
      <w:pPr>
        <w:rPr>
          <w:sz w:val="24"/>
          <w:szCs w:val="24"/>
        </w:rPr>
      </w:pPr>
      <w:r w:rsidRPr="004779D7">
        <w:rPr>
          <w:sz w:val="24"/>
          <w:szCs w:val="24"/>
        </w:rPr>
        <w:t xml:space="preserve">Alternatively, you may wish to apply directly to the Program for certification. You can do this by submitting an application along with documentation from the Minnesota Department of Veteran Affairs that your business is majority-owned and operated by a veteran or a veteran with a service-connected disability. For your convenience, I have enclosed an application form for the program and a form that must be submitted to the Minnesota Department of Veteran Affairs.  </w:t>
      </w:r>
      <w:bookmarkStart w:id="0" w:name="_GoBack"/>
      <w:bookmarkEnd w:id="0"/>
    </w:p>
    <w:p w:rsidR="004779D7" w:rsidRPr="004779D7" w:rsidRDefault="004779D7" w:rsidP="00D938CE">
      <w:pPr>
        <w:rPr>
          <w:sz w:val="24"/>
          <w:szCs w:val="24"/>
        </w:rPr>
      </w:pPr>
      <w:r w:rsidRPr="004779D7">
        <w:rPr>
          <w:sz w:val="24"/>
          <w:szCs w:val="24"/>
        </w:rPr>
        <w:t xml:space="preserve">In accordance with Minnesota Rules, part 1230.1850, subpart 4, you may appeal this decision in writing within fifteen (15) calendar days to the Commissioner of Administration, in care of Dorothy Lovejoy, </w:t>
      </w:r>
      <w:r w:rsidR="00D938CE">
        <w:rPr>
          <w:sz w:val="24"/>
          <w:szCs w:val="24"/>
        </w:rPr>
        <w:t>Assistant Director</w:t>
      </w:r>
      <w:r w:rsidRPr="004779D7">
        <w:rPr>
          <w:sz w:val="24"/>
          <w:szCs w:val="24"/>
        </w:rPr>
        <w:t xml:space="preserve">, Office of State Procurement, 112 Administration Building, </w:t>
      </w:r>
      <w:r w:rsidRPr="004779D7">
        <w:rPr>
          <w:sz w:val="24"/>
          <w:szCs w:val="24"/>
        </w:rPr>
        <w:lastRenderedPageBreak/>
        <w:t>50 Sherburne Avenue, St. Paul, Minnesota  55155.  If you have any questions about the appeal process, you may contact Ms. Lovejoy at 651.201.2403.</w:t>
      </w:r>
    </w:p>
    <w:p w:rsidR="0084698F" w:rsidRPr="004779D7" w:rsidRDefault="004779D7" w:rsidP="0084698F">
      <w:pPr>
        <w:rPr>
          <w:sz w:val="24"/>
          <w:szCs w:val="24"/>
        </w:rPr>
      </w:pPr>
      <w:r w:rsidRPr="004779D7">
        <w:rPr>
          <w:sz w:val="24"/>
          <w:szCs w:val="24"/>
        </w:rPr>
        <w:t>Sincerely,</w:t>
      </w:r>
    </w:p>
    <w:p w:rsidR="004779D7" w:rsidRPr="004779D7" w:rsidRDefault="00C2375E" w:rsidP="00D938CE">
      <w:pPr>
        <w:pStyle w:val="NoSpacing"/>
        <w:rPr>
          <w:sz w:val="24"/>
          <w:szCs w:val="24"/>
        </w:rPr>
      </w:pPr>
      <w:r>
        <w:rPr>
          <w:sz w:val="24"/>
          <w:szCs w:val="24"/>
        </w:rPr>
        <w:t>&lt;</w:t>
      </w:r>
      <w:r w:rsidR="00E15297">
        <w:rPr>
          <w:sz w:val="24"/>
          <w:szCs w:val="24"/>
        </w:rPr>
        <w:t>VendorSpecialist</w:t>
      </w:r>
      <w:r w:rsidR="004779D7" w:rsidRPr="004779D7">
        <w:rPr>
          <w:sz w:val="24"/>
          <w:szCs w:val="24"/>
        </w:rPr>
        <w:t>Name</w:t>
      </w:r>
      <w:r>
        <w:rPr>
          <w:sz w:val="24"/>
          <w:szCs w:val="24"/>
        </w:rPr>
        <w:t>&gt;</w:t>
      </w:r>
    </w:p>
    <w:p w:rsidR="004779D7" w:rsidRPr="004779D7" w:rsidRDefault="004779D7" w:rsidP="00D938CE">
      <w:pPr>
        <w:pStyle w:val="NoSpacing"/>
        <w:rPr>
          <w:sz w:val="24"/>
          <w:szCs w:val="24"/>
        </w:rPr>
      </w:pPr>
      <w:r w:rsidRPr="004779D7">
        <w:rPr>
          <w:sz w:val="24"/>
          <w:szCs w:val="24"/>
        </w:rPr>
        <w:t>Vendor Specialist</w:t>
      </w:r>
    </w:p>
    <w:p w:rsidR="004779D7" w:rsidRPr="004779D7" w:rsidRDefault="004779D7" w:rsidP="00D938CE">
      <w:pPr>
        <w:pStyle w:val="NoSpacing"/>
        <w:rPr>
          <w:sz w:val="24"/>
          <w:szCs w:val="24"/>
        </w:rPr>
      </w:pPr>
      <w:r w:rsidRPr="004779D7">
        <w:rPr>
          <w:sz w:val="24"/>
          <w:szCs w:val="24"/>
        </w:rPr>
        <w:t>Office of Equity in Procurement</w:t>
      </w:r>
    </w:p>
    <w:p w:rsidR="0081778F" w:rsidRDefault="004779D7" w:rsidP="00D938CE">
      <w:pPr>
        <w:pStyle w:val="NoSpacing"/>
        <w:rPr>
          <w:sz w:val="24"/>
          <w:szCs w:val="24"/>
        </w:rPr>
      </w:pPr>
      <w:r w:rsidRPr="004779D7">
        <w:rPr>
          <w:sz w:val="24"/>
          <w:szCs w:val="24"/>
        </w:rPr>
        <w:t>Minnesota Small Business Procurement Program</w:t>
      </w:r>
    </w:p>
    <w:p w:rsidR="00D059C0" w:rsidRDefault="00D059C0" w:rsidP="00D938CE">
      <w:pPr>
        <w:pStyle w:val="NoSpacing"/>
        <w:rPr>
          <w:sz w:val="24"/>
          <w:szCs w:val="24"/>
        </w:rPr>
      </w:pPr>
    </w:p>
    <w:p w:rsidR="00D059C0" w:rsidRPr="004779D7" w:rsidRDefault="00D059C0" w:rsidP="00D938CE">
      <w:pPr>
        <w:pStyle w:val="NoSpacing"/>
        <w:rPr>
          <w:sz w:val="24"/>
          <w:szCs w:val="24"/>
        </w:rPr>
      </w:pPr>
      <w:r>
        <w:rPr>
          <w:sz w:val="24"/>
          <w:szCs w:val="24"/>
        </w:rPr>
        <w:t>Enclosures</w:t>
      </w:r>
    </w:p>
    <w:sectPr w:rsidR="00D059C0" w:rsidRPr="004779D7" w:rsidSect="00B21211">
      <w:headerReference w:type="even" r:id="rId9"/>
      <w:footerReference w:type="even"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4F8A" w:rsidRDefault="00354F8A" w:rsidP="0081778F">
      <w:pPr>
        <w:spacing w:after="0" w:line="240" w:lineRule="auto"/>
      </w:pPr>
      <w:r>
        <w:separator/>
      </w:r>
    </w:p>
  </w:endnote>
  <w:endnote w:type="continuationSeparator" w:id="0">
    <w:p w:rsidR="00354F8A" w:rsidRDefault="00354F8A" w:rsidP="0081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B8A" w:rsidRDefault="00810B8A" w:rsidP="00810B8A">
    <w:pPr>
      <w:pStyle w:val="Footer"/>
      <w:pBdr>
        <w:top w:val="single" w:sz="4" w:space="1" w:color="003865"/>
      </w:pBdr>
      <w:spacing w:before="120"/>
      <w:jc w:val="center"/>
    </w:pPr>
    <w:r>
      <w:t>Department of Administration | Office of Equity in Procurement</w:t>
    </w:r>
  </w:p>
  <w:p w:rsidR="00810B8A" w:rsidRDefault="00810B8A" w:rsidP="00810B8A">
    <w:pPr>
      <w:pStyle w:val="Footer"/>
      <w:jc w:val="center"/>
    </w:pPr>
    <w:r>
      <w:t>112 Administration Building, 50 Sherburne Avenue, Saint Paul, MN 55155</w:t>
    </w:r>
  </w:p>
  <w:p w:rsidR="00810B8A" w:rsidRDefault="00C2375E" w:rsidP="00810B8A">
    <w:pPr>
      <w:pStyle w:val="Footer"/>
      <w:jc w:val="center"/>
    </w:pPr>
    <w:r>
      <w:t>&lt;</w:t>
    </w:r>
    <w:r w:rsidR="00810B8A">
      <w:t>Vendor Specialist Phone</w:t>
    </w:r>
    <w:r>
      <w:t>&gt;</w:t>
    </w:r>
    <w:r w:rsidR="00810B8A">
      <w:t xml:space="preserve"> | </w:t>
    </w:r>
    <w:r>
      <w:t>&lt;</w:t>
    </w:r>
    <w:r w:rsidR="00810B8A">
      <w:t>Vendor Specialist Email</w:t>
    </w:r>
    <w:r>
      <w:t>&gt;</w:t>
    </w:r>
    <w:r w:rsidR="00810B8A">
      <w:t xml:space="preserve"> | mn.gov/admin/oep</w:t>
    </w:r>
  </w:p>
  <w:p w:rsidR="00810B8A" w:rsidRDefault="00810B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211" w:rsidRDefault="00B21211" w:rsidP="00B21211">
    <w:pPr>
      <w:pStyle w:val="Footer"/>
      <w:pBdr>
        <w:top w:val="single" w:sz="4" w:space="1" w:color="003865"/>
      </w:pBdr>
      <w:spacing w:before="120"/>
      <w:jc w:val="center"/>
    </w:pPr>
    <w:r>
      <w:t>Department of Administration | Office of Equity in Procurement</w:t>
    </w:r>
  </w:p>
  <w:p w:rsidR="00B21211" w:rsidRDefault="00B21211" w:rsidP="00B21211">
    <w:pPr>
      <w:pStyle w:val="Footer"/>
      <w:jc w:val="center"/>
    </w:pPr>
    <w:r>
      <w:t>112 Administration Building, 50 Sherburne Avenue, Saint Paul, MN 55155</w:t>
    </w:r>
  </w:p>
  <w:p w:rsidR="00810B8A" w:rsidRDefault="00C2375E" w:rsidP="00B21211">
    <w:pPr>
      <w:pStyle w:val="Footer"/>
      <w:jc w:val="center"/>
    </w:pPr>
    <w:r>
      <w:t>&lt;</w:t>
    </w:r>
    <w:r w:rsidR="00E15297">
      <w:t>VendorSpecialistPhone</w:t>
    </w:r>
    <w:r>
      <w:t>&gt;</w:t>
    </w:r>
    <w:r w:rsidR="00E15297">
      <w:t xml:space="preserve"> | </w:t>
    </w:r>
    <w:r>
      <w:t>&lt;</w:t>
    </w:r>
    <w:r w:rsidR="00E15297">
      <w:t>VendorSpecialist</w:t>
    </w:r>
    <w:r w:rsidR="00B21211">
      <w:t>Email</w:t>
    </w:r>
    <w:r>
      <w:t>&gt;</w:t>
    </w:r>
    <w:r w:rsidR="00B21211">
      <w:t xml:space="preserve"> | mn.gov/admin/oep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4F8A" w:rsidRDefault="00354F8A" w:rsidP="0081778F">
      <w:pPr>
        <w:spacing w:after="0" w:line="240" w:lineRule="auto"/>
      </w:pPr>
      <w:r>
        <w:separator/>
      </w:r>
    </w:p>
  </w:footnote>
  <w:footnote w:type="continuationSeparator" w:id="0">
    <w:p w:rsidR="00354F8A" w:rsidRDefault="00354F8A" w:rsidP="00817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B8A" w:rsidRDefault="00810B8A" w:rsidP="00810B8A">
    <w:pPr>
      <w:pStyle w:val="NoSpacing"/>
      <w:jc w:val="center"/>
      <w:rPr>
        <w:ins w:id="1" w:author="Sathvik Subrahmanya" w:date="2017-09-11T10:15:00Z"/>
      </w:rPr>
    </w:pPr>
    <w:ins w:id="2" w:author="Sathvik Subrahmanya" w:date="2017-09-11T10:15:00Z">
      <w:r>
        <w:rPr>
          <w:noProof/>
        </w:rPr>
        <w:drawing>
          <wp:inline distT="0" distB="0" distL="0" distR="0" wp14:anchorId="62036C35" wp14:editId="385B0D3D">
            <wp:extent cx="3867912" cy="9235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ins>
  </w:p>
  <w:p w:rsidR="00810B8A" w:rsidRPr="0081778F" w:rsidRDefault="00810B8A" w:rsidP="00810B8A">
    <w:pPr>
      <w:pStyle w:val="Header"/>
      <w:pBdr>
        <w:bottom w:val="single" w:sz="4" w:space="1" w:color="003865"/>
      </w:pBdr>
      <w:spacing w:after="120"/>
      <w:jc w:val="center"/>
      <w:rPr>
        <w:ins w:id="3" w:author="Sathvik Subrahmanya" w:date="2017-09-11T10:15:00Z"/>
        <w:sz w:val="8"/>
        <w:szCs w:val="8"/>
      </w:rPr>
    </w:pPr>
  </w:p>
  <w:p w:rsidR="00810B8A" w:rsidRDefault="00810B8A" w:rsidP="00810B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211" w:rsidRDefault="00B21211" w:rsidP="00B21211">
    <w:pPr>
      <w:pStyle w:val="NoSpacing"/>
      <w:jc w:val="center"/>
    </w:pPr>
    <w:r>
      <w:rPr>
        <w:noProof/>
      </w:rPr>
      <w:drawing>
        <wp:inline distT="0" distB="0" distL="0" distR="0" wp14:anchorId="59087D90" wp14:editId="35C5EBD5">
          <wp:extent cx="3867912" cy="923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B21211" w:rsidRPr="0081778F" w:rsidRDefault="00B21211" w:rsidP="00B21211">
    <w:pPr>
      <w:pStyle w:val="Header"/>
      <w:pBdr>
        <w:bottom w:val="single" w:sz="4" w:space="1" w:color="003865"/>
      </w:pBdr>
      <w:spacing w:after="120"/>
      <w:jc w:val="center"/>
      <w:rPr>
        <w:sz w:val="8"/>
        <w:szCs w:val="8"/>
      </w:rPr>
    </w:pPr>
  </w:p>
  <w:p w:rsidR="00810B8A" w:rsidRDefault="00810B8A">
    <w:pPr>
      <w:pStyle w:val="Head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athvik Subrahmanya">
    <w15:presenceInfo w15:providerId="AD" w15:userId="S-1-5-21-1855329561-874992332-184960113-304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B2"/>
    <w:rsid w:val="00047DE7"/>
    <w:rsid w:val="00065ED7"/>
    <w:rsid w:val="0008372B"/>
    <w:rsid w:val="000F4DFA"/>
    <w:rsid w:val="00177361"/>
    <w:rsid w:val="001B2387"/>
    <w:rsid w:val="001C6F31"/>
    <w:rsid w:val="00354F8A"/>
    <w:rsid w:val="00357216"/>
    <w:rsid w:val="00417573"/>
    <w:rsid w:val="004779D7"/>
    <w:rsid w:val="00517AB2"/>
    <w:rsid w:val="0059672A"/>
    <w:rsid w:val="0060000D"/>
    <w:rsid w:val="006C01F0"/>
    <w:rsid w:val="007619B0"/>
    <w:rsid w:val="007A6D93"/>
    <w:rsid w:val="00810B8A"/>
    <w:rsid w:val="0081778F"/>
    <w:rsid w:val="0084698F"/>
    <w:rsid w:val="009405E7"/>
    <w:rsid w:val="00A222E2"/>
    <w:rsid w:val="00A62B94"/>
    <w:rsid w:val="00B21211"/>
    <w:rsid w:val="00B2563E"/>
    <w:rsid w:val="00B96006"/>
    <w:rsid w:val="00BC01C3"/>
    <w:rsid w:val="00C2375E"/>
    <w:rsid w:val="00C66CB3"/>
    <w:rsid w:val="00D059C0"/>
    <w:rsid w:val="00D938CE"/>
    <w:rsid w:val="00DA0BBE"/>
    <w:rsid w:val="00E10F63"/>
    <w:rsid w:val="00E15297"/>
    <w:rsid w:val="00E63A22"/>
    <w:rsid w:val="00E71154"/>
    <w:rsid w:val="00EA7C4B"/>
    <w:rsid w:val="00ED4675"/>
    <w:rsid w:val="00F06AD1"/>
    <w:rsid w:val="00F676B5"/>
    <w:rsid w:val="00F95203"/>
    <w:rsid w:val="00FB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0C6CB0-C9F6-4A3F-927E-8422771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778F"/>
    <w:pPr>
      <w:spacing w:before="360" w:after="240" w:line="240" w:lineRule="auto"/>
      <w:outlineLvl w:val="0"/>
    </w:pPr>
    <w:rPr>
      <w:b/>
    </w:rPr>
  </w:style>
  <w:style w:type="paragraph" w:styleId="Heading2">
    <w:name w:val="heading 2"/>
    <w:basedOn w:val="Normal"/>
    <w:next w:val="Normal"/>
    <w:link w:val="Heading2Char"/>
    <w:uiPriority w:val="9"/>
    <w:semiHidden/>
    <w:unhideWhenUsed/>
    <w:qFormat/>
    <w:rsid w:val="0081778F"/>
    <w:pPr>
      <w:keepNext/>
      <w:keepLines/>
      <w:spacing w:before="40" w:after="0"/>
      <w:outlineLvl w:val="1"/>
    </w:pPr>
    <w:rPr>
      <w:rFonts w:asciiTheme="majorHAnsi" w:eastAsiaTheme="majorEastAsia" w:hAnsiTheme="majorHAnsi"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8F"/>
  </w:style>
  <w:style w:type="paragraph" w:styleId="Footer">
    <w:name w:val="footer"/>
    <w:basedOn w:val="Normal"/>
    <w:link w:val="FooterChar"/>
    <w:uiPriority w:val="99"/>
    <w:unhideWhenUsed/>
    <w:rsid w:val="00817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8F"/>
  </w:style>
  <w:style w:type="paragraph" w:styleId="NoSpacing">
    <w:name w:val="No Spacing"/>
    <w:uiPriority w:val="1"/>
    <w:qFormat/>
    <w:rsid w:val="0081778F"/>
    <w:pPr>
      <w:spacing w:after="0" w:line="240" w:lineRule="auto"/>
    </w:pPr>
  </w:style>
  <w:style w:type="character" w:customStyle="1" w:styleId="Heading1Char">
    <w:name w:val="Heading 1 Char"/>
    <w:basedOn w:val="DefaultParagraphFont"/>
    <w:link w:val="Heading1"/>
    <w:uiPriority w:val="9"/>
    <w:rsid w:val="0081778F"/>
    <w:rPr>
      <w:b/>
    </w:rPr>
  </w:style>
  <w:style w:type="character" w:customStyle="1" w:styleId="Heading2Char">
    <w:name w:val="Heading 2 Char"/>
    <w:basedOn w:val="DefaultParagraphFont"/>
    <w:link w:val="Heading2"/>
    <w:uiPriority w:val="9"/>
    <w:semiHidden/>
    <w:rsid w:val="0081778F"/>
    <w:rPr>
      <w:rFonts w:asciiTheme="majorHAnsi" w:eastAsiaTheme="majorEastAsia" w:hAnsiTheme="majorHAnsi" w:cstheme="majorBidi"/>
      <w:i/>
      <w:szCs w:val="26"/>
    </w:rPr>
  </w:style>
  <w:style w:type="paragraph" w:styleId="Revision">
    <w:name w:val="Revision"/>
    <w:hidden/>
    <w:uiPriority w:val="99"/>
    <w:semiHidden/>
    <w:rsid w:val="00E10F63"/>
    <w:pPr>
      <w:spacing w:after="0" w:line="240" w:lineRule="auto"/>
    </w:pPr>
  </w:style>
  <w:style w:type="paragraph" w:styleId="BalloonText">
    <w:name w:val="Balloon Text"/>
    <w:basedOn w:val="Normal"/>
    <w:link w:val="BalloonTextChar"/>
    <w:uiPriority w:val="99"/>
    <w:semiHidden/>
    <w:unhideWhenUsed/>
    <w:rsid w:val="00E10F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0F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43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ovejoy\Downloads\Admin%20Letter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_x0020_Type xmlns="b0c110eb-2bf3-4d9a-8ca9-e269e048f20f">Template</Doc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2959CFDCE4774BA1D09DA1FDC4C8F8" ma:contentTypeVersion="1" ma:contentTypeDescription="Create a new document." ma:contentTypeScope="" ma:versionID="1f7f5663cad6477919742dd766e17e7a">
  <xsd:schema xmlns:xsd="http://www.w3.org/2001/XMLSchema" xmlns:xs="http://www.w3.org/2001/XMLSchema" xmlns:p="http://schemas.microsoft.com/office/2006/metadata/properties" xmlns:ns2="b0c110eb-2bf3-4d9a-8ca9-e269e048f20f" targetNamespace="http://schemas.microsoft.com/office/2006/metadata/properties" ma:root="true" ma:fieldsID="c662c0886d9acbf7a9fe6fc7fea3baca" ns2:_="">
    <xsd:import namespace="b0c110eb-2bf3-4d9a-8ca9-e269e048f20f"/>
    <xsd:element name="properties">
      <xsd:complexType>
        <xsd:sequence>
          <xsd:element name="documentManagement">
            <xsd:complexType>
              <xsd:all>
                <xsd:element ref="ns2: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10eb-2bf3-4d9a-8ca9-e269e048f20f" elementFormDefault="qualified">
    <xsd:import namespace="http://schemas.microsoft.com/office/2006/documentManagement/types"/>
    <xsd:import namespace="http://schemas.microsoft.com/office/infopath/2007/PartnerControls"/>
    <xsd:element name="Doc_x0020_Type" ma:index="8" nillable="true" ma:displayName="Doc Type" ma:format="RadioButtons" ma:internalName="Doc_x0020_Type">
      <xsd:simpleType>
        <xsd:restriction base="dms:Choice">
          <xsd:enumeration value="Logo"/>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FEF76B-B1B5-463E-882F-E3E355507313}">
  <ds:schemaRefs>
    <ds:schemaRef ds:uri="http://schemas.microsoft.com/office/2006/metadata/properties"/>
    <ds:schemaRef ds:uri="http://schemas.microsoft.com/office/infopath/2007/PartnerControls"/>
    <ds:schemaRef ds:uri="b0c110eb-2bf3-4d9a-8ca9-e269e048f20f"/>
  </ds:schemaRefs>
</ds:datastoreItem>
</file>

<file path=customXml/itemProps2.xml><?xml version="1.0" encoding="utf-8"?>
<ds:datastoreItem xmlns:ds="http://schemas.openxmlformats.org/officeDocument/2006/customXml" ds:itemID="{C77CD143-2BD1-43B5-9D27-D0A0176B0E72}">
  <ds:schemaRefs>
    <ds:schemaRef ds:uri="http://schemas.microsoft.com/sharepoint/v3/contenttype/forms"/>
  </ds:schemaRefs>
</ds:datastoreItem>
</file>

<file path=customXml/itemProps3.xml><?xml version="1.0" encoding="utf-8"?>
<ds:datastoreItem xmlns:ds="http://schemas.openxmlformats.org/officeDocument/2006/customXml" ds:itemID="{09D24B2D-328A-4B6C-9656-E2BDA08C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110eb-2bf3-4d9a-8ca9-e269e048f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Admin Letterhead Template (1).dotx</Template>
  <TotalTime>4</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Letterhead</vt:lpstr>
    </vt:vector>
  </TitlesOfParts>
  <Company>MN.IT</Company>
  <LinksUpToDate>false</LinksUpToDate>
  <CharactersWithSpaces>2561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 FED REMOVAL</dc:title>
  <dc:subject/>
  <dc:creator>Dorothy Lovejoy</dc:creator>
  <cp:keywords/>
  <dc:description/>
  <cp:lastModifiedBy>Sathvik Subrahmanya</cp:lastModifiedBy>
  <cp:revision>24</cp:revision>
  <dcterms:created xsi:type="dcterms:W3CDTF">2017-09-11T16:02:00Z</dcterms:created>
  <dcterms:modified xsi:type="dcterms:W3CDTF">2017-12-13T16:30:00Z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0x0101000C2959CFDCE4774BA1D09DA1FDC4C8F8</vt:lpwstr>
  </property>
</Properties>
</file>